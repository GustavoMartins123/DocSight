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Heading1"/>
      </w:pPr>
      <w:r>
        <w:t>Feature Overview</w:t>
      </w:r>
    </w:p>
    <w:p>
      <w:r>
        <w:t>For details see our website: </w:t>
      </w:r>
      <w:hyperlink r:id="rIdLink">
        <w:r>
          <w:t>Project Homepage</w:t>
        </w:r>
      </w:hyperlink>
    </w:p>
    <w:p>
      <w:r>
        <w:t>Check appendix: </w:t>
      </w:r>
      <w:hyperlink w:anchor="appendix">
        <w:r>
          <w:t>Go to Appendix</w:t>
        </w:r>
      </w:hyperlink>
    </w:p>
    <w:p>
      <w:r>
        <w:drawing>
          <wp:inline>
            <wp:extent cx="2540000" cy="1270000"/>
            <wp:docPr id="1" name="Diagram 1" descr="System Architecture Diagram"/>
            <a:graphic>
              <a:graphicData>
                <a:blip r:embed="rIdImg"/>
              </a:graphicData>
            </a:graphic>
          </wp:inline>
        </w:drawing>
      </w:r>
    </w:p>
    <w:p>
      <w:r>
        <w:t>Status of this revision: </w:t>
      </w:r>
      <w:ins w:id="1" w:author="Reviewer">
        <w:r>
          <w:t>Approved</w:t>
        </w:r>
      </w:ins>
      <w:del w:id="2" w:author="Reviewer">
        <w:r>
          <w:delText>Pending</w:delText>
        </w:r>
      </w:del>
    </w:p>
    <w:sectPr>
      <w:headerReference r:id="rIdH" w:type="default"/>
      <w:footerReference r:id="rIdF" w:type="default"/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d="1" w:author="Auditor" w:date="2026-09-03T12:00:00Z">
    <w:p>
      <w:r>
        <w:t>Diagram verified against component manifest.</w:t>
      </w:r>
    </w:p>
  </w:comment>
</w:comments>
</file>

<file path=word/endnotes.xml><?xml version="1.0" encoding="utf-8"?>
<w:endnotes xmlns:w="http://schemas.openxmlformats.org/wordprocessingml/2006/main">
  <w:endnote w:id="1">
    <w:p>
      <w:r>
        <w:t>Endnote bibliographic reference citation.</w:t>
      </w:r>
    </w:p>
  </w:endnote>
</w:endnotes>
</file>

<file path=word/footer1.xml><?xml version="1.0" encoding="utf-8"?>
<w:ftr xmlns:w="http://schemas.openxmlformats.org/wordprocessingml/2006/main">
  <w:p>
    <w:r>
      <w:t xml:space="preserve">CONFIDENTIAL  •  PAGE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>
  <w:footnote w:id="1">
    <w:p>
      <w:r>
        <w:t>Footnote on architectural constraints.</w:t>
      </w:r>
    </w:p>
  </w:footnote>
</w:footnotes>
</file>

<file path=word/header1.xml><?xml version="1.0" encoding="utf-8"?>
<w:hdr xmlns:w="http://schemas.openxmlformats.org/wordprocessingml/2006/main">
  <w:p>
    <w:r>
      <w:t>STANDARD TECHNICAL REPORT</w:t>
    </w:r>
  </w:p>
</w:hdr>
</file>

<file path=word/_rels/document.xml.rels><?xml version="1.0" encoding="UTF-8" standalone="yes"?>
<Relationships xmlns="http://schemas.openxmlformats.org/package/2006/relationships">
  <Relationship Id="rIdH" Type="http://schemas.openxmlformats.org/officeDocument/2006/relationships/header" Target="header1.xml"/>
  <Relationship Id="rIdF" Type="http://schemas.openxmlformats.org/officeDocument/2006/relationships/footer" Target="footer1.xml"/>
  <Relationship Id="rIdImg" Type="http://schemas.openxmlformats.org/officeDocument/2006/relationships/image" Target="media/arch.png"/>
  <Relationship Id="rIdLink" Type="http://schemas.openxmlformats.org/officeDocument/2006/relationships/hyperlink" Target="https://docsight.dev"/>
</Relationships>
</file>